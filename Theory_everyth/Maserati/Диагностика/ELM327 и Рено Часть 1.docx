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</w:pPr>
      <w:r w:rsidRPr="00B7645B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 xml:space="preserve">Настройка работы </w:t>
      </w:r>
      <w:r w:rsidRPr="00B7645B">
        <w:rPr>
          <w:rFonts w:ascii="Arial" w:eastAsia="Times New Roman" w:hAnsi="Arial" w:cs="Arial"/>
          <w:b/>
          <w:bCs/>
          <w:color w:val="333333"/>
          <w:sz w:val="36"/>
          <w:szCs w:val="36"/>
          <w:lang w:val="en-US" w:eastAsia="ru-RU"/>
        </w:rPr>
        <w:t>ELM</w:t>
      </w:r>
      <w:r w:rsidRPr="00B7645B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 xml:space="preserve">327 с автомобилями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Рено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36"/>
          <w:szCs w:val="36"/>
          <w:lang w:eastAsia="ru-RU"/>
        </w:rPr>
        <w:t>. Эмулятор работы дилерского сканера.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</w:pP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Для диагностики достаточно смартфона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/планшета да хоть телевизора на базе 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Android</w:t>
      </w:r>
      <w:proofErr w:type="spellEnd"/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И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мея два этих пункта 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Вы получите полный аналог дилерского прибора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, с возможностью полной компьютерной диагностики практически любого автомобиля марки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Renault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Они сделали программу под названием 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PyRen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 Вот тема на 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"http://www.club-renault.ru/forum/topic/5528-diagnostika-svoimi-rukami/?page=1" \t "_blank" </w:instrTex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  <w:r w:rsidRPr="00B7645B">
        <w:rPr>
          <w:rFonts w:ascii="Arial" w:eastAsia="Times New Roman" w:hAnsi="Arial" w:cs="Arial"/>
          <w:color w:val="205090"/>
          <w:sz w:val="21"/>
          <w:u w:val="single"/>
          <w:lang w:eastAsia="ru-RU"/>
        </w:rPr>
        <w:t>Club-Renault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. Программу можно запускать как под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виндовс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(с этим можно ознакомиться в записи 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"https://www.drive2.ru/users/amokkspb/" </w:instrTex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  <w:r w:rsidRPr="00B7645B">
        <w:rPr>
          <w:rFonts w:ascii="Arial" w:eastAsia="Times New Roman" w:hAnsi="Arial" w:cs="Arial"/>
          <w:b/>
          <w:bCs/>
          <w:color w:val="333333"/>
          <w:sz w:val="21"/>
          <w:u w:val="single"/>
          <w:lang w:eastAsia="ru-RU"/>
        </w:rPr>
        <w:t>amokkspb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</w:t>
      </w:r>
      <w:hyperlink r:id="rId4" w:tgtFrame="_blank" w:history="1"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t>#55 Диагностика своими руками</w:t>
        </w:r>
      </w:hyperlink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) так и на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андроид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(об этом разговор пойдёт далее).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Второй вариант нам и более интересен, в виду его большей мобильности.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Кратко расскажу 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смысл работы дилерского прибора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, чтобы не было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вопросов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что это не заработает.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Сам прибор является своим рода мостом между Вашей машиной и программным обеспечением с одноимённым названием. Если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давно взломали, но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программа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не заработает без самого прибора (дилерского или китайской копии). Сам поток информации в машине происходит по стандартным протоколам, но для его расшифровки необходимо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своё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ПО, которое знает какую именно информацию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выцеплять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Получается два выхода: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1) Либо написать новое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для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работы с ELM, выловить команды посылаемые машиной, расшифровать их, привести в удобный вид и т.д.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2) Заставить работать родную программу с ELM.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Создатели пошли другим путём. Нашли способ вытащить базу из оригинальной программы, расшифровали её и прикрутили к оболочке.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Поэтому мы получаем, что обычный ELM научился расшифровывать ответы на команды как дилерские приборы. Поэтому глупо писать, что функционал у него минимальный. Он у него максимальный, но с некоторыми оговорками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изза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условий оболочки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Вот так, плавно перешли к 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плюсам и минусам данного способа.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Плюсы: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1) Главный плюс, это возможность полной диагностики на коленке в дороге и минимальной её стоимости (всё упирается в наличие ELM, который стоит от 300 рублей)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2) Вы можете видеть все ошибки, с их расшифровками, с показателями во время их появления, стирать их и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мониторить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их появление. Точно так же как и с оригинальным прибором.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3) Можно менять конфигурации всех блоков, поддерживающих это. Включать/выключать различные функции (круиз контроль, БК,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автопостановки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ручник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,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зумер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ремня и т.п.)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4) Возможность проверки реального пробега для автомобилей с сажевым фильтром. Или сверки номеров ВИН по блокам машины.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5) Мониторинг абсолютно всех параметров автомобиля в реальном времени (как и в оригинальном приборе)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6) Запуск различных тестов по узлам машины и адаптаций, таких как активация дроссельной заслонки или принудительное активация какого то реле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(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чень нужно когда ищете какая неисправность и нужно смоделировать определённую ситуацию)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Есть ещё плюсы, я выделил основные, которые покроют потребности 98% пользователей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Минусы: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1)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Однин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из главных, машины первых поколений (примерно до 2003 года) не поддерживаются, которые диагностировались в старом интерфейсе.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Такие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как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сценик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1,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меган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1, лагуна 1 и т.п. Полный список поддерживаемых машин будет ниже.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2) Нет красивого интерфейса, да и вообще многие минусы упираются в отсутствие нормальной оболочки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3) Нет возможности применять сценарии, которые требуют выполнения нескольких действий или воздействия на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какие то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показатели. Тот же прожиг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сажевого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нет возможности запустить из 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 xml:space="preserve">этой программы. Но есть возможность запустить отдельным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скриптом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для этой возможности уточняйте в теме на 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"http://www.club-renault.ru/forum/topic/5528-diagnostika-svoimi-rukami/?page=1" \t "_blank" </w:instrTex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  <w:r w:rsidRPr="00B7645B">
        <w:rPr>
          <w:rFonts w:ascii="Arial" w:eastAsia="Times New Roman" w:hAnsi="Arial" w:cs="Arial"/>
          <w:color w:val="205090"/>
          <w:sz w:val="21"/>
          <w:u w:val="single"/>
          <w:lang w:eastAsia="ru-RU"/>
        </w:rPr>
        <w:t>Club-Renault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4) Нет возможности получить ПДФ файл по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интерессуемой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ошибке напрямую из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диалогиса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как это позволяет оригинальная программа. Приходится искать руками.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5) Нет возможности производить привязку карт, смену вин номера и другие специфичные операции, которые обычному пользователю не нужны. </w:t>
      </w:r>
      <w:del w:id="0" w:author="Unknown">
        <w:r w:rsidRPr="00B7645B">
          <w:rPr>
            <w:rFonts w:ascii="Arial" w:eastAsia="Times New Roman" w:hAnsi="Arial" w:cs="Arial"/>
            <w:color w:val="333333"/>
            <w:sz w:val="21"/>
            <w:szCs w:val="21"/>
            <w:lang w:eastAsia="ru-RU"/>
          </w:rPr>
          <w:delText>(Есть возможность сделать это отдельным скриптом, об этом уточняйте у автора в </w:delText>
        </w:r>
        <w:r w:rsidRPr="00B7645B">
          <w:rPr>
            <w:rFonts w:ascii="Arial" w:eastAsia="Times New Roman" w:hAnsi="Arial" w:cs="Arial"/>
            <w:color w:val="333333"/>
            <w:sz w:val="21"/>
            <w:szCs w:val="21"/>
            <w:lang w:eastAsia="ru-RU"/>
          </w:rPr>
          <w:fldChar w:fldCharType="begin"/>
        </w:r>
        <w:r w:rsidRPr="00B7645B">
          <w:rPr>
            <w:rFonts w:ascii="Arial" w:eastAsia="Times New Roman" w:hAnsi="Arial" w:cs="Arial"/>
            <w:color w:val="333333"/>
            <w:sz w:val="21"/>
            <w:szCs w:val="21"/>
            <w:lang w:eastAsia="ru-RU"/>
          </w:rPr>
          <w:delInstrText xml:space="preserve"> HYPERLINK "http://www.club-renault.ru/forum/topic/5528-diagnostika-svoimi-rukami/?page=1" \t "_blank" </w:delInstrText>
        </w:r>
        <w:r w:rsidRPr="00B7645B">
          <w:rPr>
            <w:rFonts w:ascii="Arial" w:eastAsia="Times New Roman" w:hAnsi="Arial" w:cs="Arial"/>
            <w:color w:val="333333"/>
            <w:sz w:val="21"/>
            <w:szCs w:val="21"/>
            <w:lang w:eastAsia="ru-RU"/>
          </w:rPr>
          <w:fldChar w:fldCharType="separate"/>
        </w:r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delText>Club-Renault</w:delText>
        </w:r>
        <w:r w:rsidRPr="00B7645B">
          <w:rPr>
            <w:rFonts w:ascii="Arial" w:eastAsia="Times New Roman" w:hAnsi="Arial" w:cs="Arial"/>
            <w:color w:val="333333"/>
            <w:sz w:val="21"/>
            <w:szCs w:val="21"/>
            <w:lang w:eastAsia="ru-RU"/>
          </w:rPr>
          <w:fldChar w:fldCharType="end"/>
        </w:r>
        <w:r w:rsidRPr="00B7645B">
          <w:rPr>
            <w:rFonts w:ascii="Arial" w:eastAsia="Times New Roman" w:hAnsi="Arial" w:cs="Arial"/>
            <w:color w:val="333333"/>
            <w:sz w:val="21"/>
            <w:szCs w:val="21"/>
            <w:lang w:eastAsia="ru-RU"/>
          </w:rPr>
          <w:delText>)</w:delText>
        </w:r>
      </w:del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6) Скорее всего меньшая скорость обмена информацией между машиной и программой ввиду ограничений самого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ELM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Если есть ещё, предлагайте, обсудим и добавим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Список поддерживаемых машин:</w:t>
      </w:r>
    </w:p>
    <w:p w:rsidR="00B7645B" w:rsidRPr="00B7645B" w:rsidRDefault="00B7645B" w:rsidP="00B7645B">
      <w:pPr>
        <w:shd w:val="clear" w:color="auto" w:fill="2F3030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3970875" cy="7053943"/>
            <wp:effectExtent l="19050" t="0" r="0" b="0"/>
            <wp:docPr id="2" name="Рисунок 2" descr="https://a.d-cd.net/a665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a.d-cd.net/a6658es-96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257" cy="7072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333434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26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412304" cy="7838108"/>
            <wp:effectExtent l="19050" t="0" r="7296" b="0"/>
            <wp:docPr id="4" name="Рисунок 4" descr="https://a.d-cd.net/5a665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a.d-cd.net/5a6658es-960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053" cy="7864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2A2A2A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27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375537" cy="7772794"/>
            <wp:effectExtent l="19050" t="0" r="5963" b="0"/>
            <wp:docPr id="6" name="Рисунок 6" descr="https://a.d-cd.net/ba665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a.d-cd.net/ba6658es-96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163" cy="7798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Если заинтересовало, читайте дальше)</w:t>
      </w:r>
      <w:proofErr w:type="gramEnd"/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Всё повествование разделим на несколько записей, чтобы не перегружать информацией.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В этой записи будет 2 пункта: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1) Установка программы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2) Рассказ об основах работы с программой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Часть 1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br/>
        <w:t>Установка программы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Сразу хочу выразить благодарность пользователю 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"https://www.drive2.ru/users/amokkspb/" </w:instrTex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  <w:r w:rsidRPr="00B7645B">
        <w:rPr>
          <w:rFonts w:ascii="Arial" w:eastAsia="Times New Roman" w:hAnsi="Arial" w:cs="Arial"/>
          <w:b/>
          <w:bCs/>
          <w:color w:val="333333"/>
          <w:sz w:val="21"/>
          <w:u w:val="single"/>
          <w:lang w:eastAsia="ru-RU"/>
        </w:rPr>
        <w:t>amokkspb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за его инструкцию по установке </w:t>
      </w:r>
      <w:hyperlink r:id="rId8" w:tgtFrame="_blank" w:history="1"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t>#55 Диагностика своими руками</w:t>
        </w:r>
        <w:proofErr w:type="gramStart"/>
      </w:hyperlink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В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оспользуемся её и предложенными там ссылками, добавив только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скриншоты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для полноценного понимания процесса.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Рекомендую следить за его темой, так как он достаточно оперативно вносит информацию о новых версиях.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gram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Для подготовки нам понадобится: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1) Телефон/планшет на базе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андроид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2) Программа </w:t>
      </w:r>
      <w:hyperlink r:id="rId9" w:tgtFrame="_blank" w:history="1"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t xml:space="preserve">SL4A </w:t>
        </w:r>
        <w:proofErr w:type="spellStart"/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t>Application</w:t>
        </w:r>
        <w:proofErr w:type="spellEnd"/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t> </w:t>
        </w:r>
      </w:hyperlink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3) Программа </w:t>
      </w:r>
      <w:hyperlink r:id="rId10" w:tgtFrame="_blank" w:history="1"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t xml:space="preserve">Py4A </w:t>
        </w:r>
        <w:proofErr w:type="spellStart"/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t>Application</w:t>
        </w:r>
        <w:proofErr w:type="spellEnd"/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t> </w:t>
        </w:r>
      </w:hyperlink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4) Архив с БД клипа </w:t>
      </w:r>
      <w:hyperlink r:id="rId11" w:tgtFrame="_blank" w:history="1"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t>pyren-v0991-base</w:t>
        </w:r>
      </w:hyperlink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(на данный момент последняя версия, но на момент прочтения лучше уточнить в журнале 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"https://www.drive2.ru/users/amokkspb/" </w:instrTex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  <w:r w:rsidRPr="00B7645B">
        <w:rPr>
          <w:rFonts w:ascii="Arial" w:eastAsia="Times New Roman" w:hAnsi="Arial" w:cs="Arial"/>
          <w:b/>
          <w:bCs/>
          <w:color w:val="333333"/>
          <w:sz w:val="21"/>
          <w:u w:val="single"/>
          <w:lang w:eastAsia="ru-RU"/>
        </w:rPr>
        <w:t>amokkspb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5) Разрешение в настройках телефона на установку неизвестных приложений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6) Наличие интернета на устройстве во время первого запуска.</w:t>
      </w:r>
      <w:proofErr w:type="gramEnd"/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Подготовились, теперь приступаем.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1) Устанавливаем приложение SL4A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Application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</w:t>
      </w:r>
      <w:del w:id="1" w:author="Unknown">
        <w:r w:rsidRPr="00B7645B">
          <w:rPr>
            <w:rFonts w:ascii="Arial" w:eastAsia="Times New Roman" w:hAnsi="Arial" w:cs="Arial"/>
            <w:color w:val="333333"/>
            <w:sz w:val="21"/>
            <w:szCs w:val="21"/>
            <w:lang w:eastAsia="ru-RU"/>
          </w:rPr>
          <w:delText>(у меня в момент установки на него ругнулся сбербанк онлайн, но нам же диагностика важнее денег на карте?)))</w:delText>
        </w:r>
      </w:del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2) Устанавливаем приложение Py4A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Application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3) Заходим в Py4A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Application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и нажимаем кнопку "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Install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" и дожидаемся установки всех обновлений (интернет должен быть включен).</w:t>
      </w:r>
    </w:p>
    <w:p w:rsidR="00B7645B" w:rsidRPr="00B7645B" w:rsidRDefault="00B7645B" w:rsidP="00B7645B">
      <w:pPr>
        <w:shd w:val="clear" w:color="auto" w:fill="5E5C5D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28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449072" cy="7903422"/>
            <wp:effectExtent l="19050" t="0" r="8628" b="0"/>
            <wp:docPr id="8" name="Рисунок 8" descr="https://a.d-cd.net/761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a.d-cd.net/76198es-960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944" cy="7929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9"/>
          <w:szCs w:val="19"/>
          <w:lang w:eastAsia="ru-RU"/>
        </w:rPr>
      </w:pPr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>Нажимаем</w:t>
      </w:r>
    </w:p>
    <w:p w:rsidR="00B7645B" w:rsidRPr="00B7645B" w:rsidRDefault="00B7645B" w:rsidP="00B7645B">
      <w:pPr>
        <w:shd w:val="clear" w:color="auto" w:fill="5E5D5D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29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632909" cy="8229994"/>
            <wp:effectExtent l="19050" t="0" r="0" b="0"/>
            <wp:docPr id="10" name="Рисунок 10" descr="https://a.d-cd.net/3ae1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a.d-cd.net/3ae198es-960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395" cy="8257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9"/>
          <w:szCs w:val="19"/>
          <w:lang w:eastAsia="ru-RU"/>
        </w:rPr>
      </w:pPr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 xml:space="preserve">После успешной установки, должно </w:t>
      </w:r>
      <w:proofErr w:type="gramStart"/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>появится</w:t>
      </w:r>
      <w:proofErr w:type="gramEnd"/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 xml:space="preserve"> примерно следующее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4) Подключаем телефон к компьютеру и из заранее скачанного архива pyren-v0991-base переносим папку "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scripts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" на телефон в папку "sl4a/"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5) Можно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считать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что всё необходимое установлено, но первый запуск будет осуществляться в демонстрационном режиме.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 xml:space="preserve">6) Запускаем приложение SL4A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Application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7) В программе выбираем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скрипт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pyren_4a_launcher.py и включаем его</w:t>
      </w:r>
    </w:p>
    <w:p w:rsidR="00B7645B" w:rsidRPr="00B7645B" w:rsidRDefault="00B7645B" w:rsidP="00B7645B">
      <w:pPr>
        <w:shd w:val="clear" w:color="auto" w:fill="5F5E5E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30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706443" cy="8360622"/>
            <wp:effectExtent l="19050" t="0" r="0" b="0"/>
            <wp:docPr id="12" name="Рисунок 12" descr="https://a.d-cd.net/fab1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a.d-cd.net/fab198es-960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2175" cy="8388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 xml:space="preserve">8) Появится выбор подключенных устройств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блютус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, выбираем наш ELM либо другое устройство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блютус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для первого запуска.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9) Дожидаемся окончания загрузки языка</w:t>
      </w:r>
    </w:p>
    <w:p w:rsidR="00B7645B" w:rsidRPr="00B7645B" w:rsidRDefault="00B7645B" w:rsidP="00B7645B">
      <w:pPr>
        <w:shd w:val="clear" w:color="auto" w:fill="353535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31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007864" cy="7119651"/>
            <wp:effectExtent l="19050" t="0" r="0" b="0"/>
            <wp:docPr id="14" name="Рисунок 14" descr="https://a.d-cd.net/dbb1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a.d-cd.net/dbb198es-960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261" cy="7143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10) Открывшиеся блоки, это тестовые блоки другой машины. Выходим из приложения.</w:t>
      </w:r>
    </w:p>
    <w:p w:rsidR="00B7645B" w:rsidRPr="00B7645B" w:rsidRDefault="00B7645B" w:rsidP="00B7645B">
      <w:pPr>
        <w:shd w:val="clear" w:color="auto" w:fill="373737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32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559374" cy="8099365"/>
            <wp:effectExtent l="19050" t="0" r="0" b="0"/>
            <wp:docPr id="16" name="Рисунок 16" descr="https://a.d-cd.net/9271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a.d-cd.net/927198es-960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614" cy="8126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9"/>
          <w:szCs w:val="19"/>
          <w:lang w:eastAsia="ru-RU"/>
        </w:rPr>
      </w:pPr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>Это тестовые блоки. К Вашей машине они не имеют никакого отношения. После появления этой картинки, просто выходим из программы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11) Через любой файловый менеджер телефона удаляем файл с настройками блоков "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savedEcus.p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" по пути "sl4a/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scripts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/pyren0991/". А так же все файлы из папки "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Cache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" по пути "sl4a/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scripts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/pyren0991/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cache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".</w:t>
      </w:r>
    </w:p>
    <w:p w:rsidR="00B7645B" w:rsidRPr="00B7645B" w:rsidRDefault="00B7645B" w:rsidP="00B7645B">
      <w:pPr>
        <w:shd w:val="clear" w:color="auto" w:fill="DFE1EA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33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927047" cy="8752508"/>
            <wp:effectExtent l="19050" t="0" r="6903" b="0"/>
            <wp:docPr id="18" name="Рисунок 18" descr="https://a.d-cd.net/a9f1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a.d-cd.net/a9f198es-960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516" cy="8781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12) Теперь приложение полностью готово для работы с Вашей машиной, поэтому идём в машину вставляем ELM в диагностический разъём, запускаем SL4A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Application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и включаем 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зажигание (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полное зажигание!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).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14) Желательно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убедиться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что отключён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демо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режим (про него расскажу подробнее ниже). Для этого при выборе pyren_4a_launcher.py нужно нажать карандашик и в появившемся текстовом редакторе поставить # для отключения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демо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режима перед фразой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sys.argv.append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('--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demo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'). Получится так 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#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sys.argv.append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('--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demo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')</w:t>
      </w:r>
    </w:p>
    <w:p w:rsidR="00B7645B" w:rsidRPr="00B7645B" w:rsidRDefault="00B7645B" w:rsidP="00B7645B">
      <w:pPr>
        <w:shd w:val="clear" w:color="auto" w:fill="5E5D5E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34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677864" cy="8309854"/>
            <wp:effectExtent l="19050" t="0" r="8436" b="0"/>
            <wp:docPr id="20" name="Рисунок 20" descr="https://a.d-cd.net/8309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a.d-cd.net/830998es-960.jp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500" cy="8337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9"/>
          <w:szCs w:val="19"/>
          <w:lang w:eastAsia="ru-RU"/>
        </w:rPr>
      </w:pPr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lastRenderedPageBreak/>
        <w:t>Сначала карандашик</w:t>
      </w:r>
    </w:p>
    <w:p w:rsidR="00B7645B" w:rsidRPr="00B7645B" w:rsidRDefault="00B7645B" w:rsidP="00B7645B">
      <w:pPr>
        <w:shd w:val="clear" w:color="auto" w:fill="E7E6E5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35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291693" cy="7623851"/>
            <wp:effectExtent l="19050" t="0" r="0" b="0"/>
            <wp:docPr id="22" name="Рисунок 22" descr="https://a.d-cd.net/f309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a.d-cd.net/f30998es-960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038" cy="764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9"/>
          <w:szCs w:val="19"/>
          <w:lang w:eastAsia="ru-RU"/>
        </w:rPr>
      </w:pPr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 xml:space="preserve">В данном случае, </w:t>
      </w:r>
      <w:proofErr w:type="spellStart"/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>демо</w:t>
      </w:r>
      <w:proofErr w:type="spellEnd"/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 xml:space="preserve"> режим включен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15) Запускаем скрип, и выбираем Ваш автомобиль. Так как у меня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колеос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, то выбираем его. Для этого набираем цифры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26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что соответствует номеру модели H45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Koleos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/QM5. Произойдёт сканирование всех блоков, после чего останутся только работающие и присутствующие на данном автомобиле.</w:t>
      </w:r>
    </w:p>
    <w:p w:rsidR="00B7645B" w:rsidRPr="00B7645B" w:rsidRDefault="00B7645B" w:rsidP="00B7645B">
      <w:pPr>
        <w:shd w:val="clear" w:color="auto" w:fill="3B3B3B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36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963815" cy="8817822"/>
            <wp:effectExtent l="19050" t="0" r="8235" b="0"/>
            <wp:docPr id="24" name="Рисунок 24" descr="https://a.d-cd.net/7689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a.d-cd.net/768998es-960.jp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407" cy="8847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9"/>
          <w:szCs w:val="19"/>
          <w:lang w:eastAsia="ru-RU"/>
        </w:rPr>
      </w:pPr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>Выбор модели</w:t>
      </w:r>
    </w:p>
    <w:p w:rsidR="00B7645B" w:rsidRPr="00B7645B" w:rsidRDefault="00B7645B" w:rsidP="00B7645B">
      <w:pPr>
        <w:shd w:val="clear" w:color="auto" w:fill="3D3D3D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37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963815" cy="8817822"/>
            <wp:effectExtent l="19050" t="0" r="8235" b="0"/>
            <wp:docPr id="26" name="Рисунок 26" descr="https://a.d-cd.net/2389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a.d-cd.net/238998es-960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407" cy="8847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9"/>
          <w:szCs w:val="19"/>
          <w:lang w:eastAsia="ru-RU"/>
        </w:rPr>
      </w:pPr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>Сканирование всех блоков</w:t>
      </w:r>
    </w:p>
    <w:p w:rsidR="00B7645B" w:rsidRPr="00B7645B" w:rsidRDefault="00B7645B" w:rsidP="00B7645B">
      <w:pPr>
        <w:shd w:val="clear" w:color="auto" w:fill="393939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38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338769" cy="7707479"/>
            <wp:effectExtent l="19050" t="0" r="4631" b="0"/>
            <wp:docPr id="28" name="Рисунок 28" descr="https://a.d-cd.net/849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a.d-cd.net/84998es-960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272" cy="7733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9"/>
          <w:szCs w:val="19"/>
          <w:lang w:eastAsia="ru-RU"/>
        </w:rPr>
      </w:pPr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>Итоговый результат. Блоки доступные для диагностики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16) Всё программа установлена и настроена. Приятного пользования.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17) 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Обновление программы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Д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ля обновления достаточно архив с новой версией программы разархивировать в папку "sl4a/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scripts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/" и согласится на замену всех файлов. Всё, Вы обновили программу.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Узнать последнюю версию можно тут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 </w:t>
      </w:r>
      <w:hyperlink r:id="rId23" w:tgtFrame="_blank" w:history="1"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t>#55 Диагностика своими руками</w:t>
        </w:r>
      </w:hyperlink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 (вверху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блога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есть ссылки на последние версии)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И тут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 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"http://www.club-renault.ru/forum/topic/5528-diagnostika-svoimi-rukami/?page=1" \t "_blank" </w:instrTex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  <w:r w:rsidRPr="00B7645B">
        <w:rPr>
          <w:rFonts w:ascii="Arial" w:eastAsia="Times New Roman" w:hAnsi="Arial" w:cs="Arial"/>
          <w:color w:val="205090"/>
          <w:sz w:val="21"/>
          <w:u w:val="single"/>
          <w:lang w:eastAsia="ru-RU"/>
        </w:rPr>
        <w:t>Club-Renault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(искать в последних сообщениях, но я рекомендую ссылку выше)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lastRenderedPageBreak/>
        <w:t>Стоит добавить несколько нюансов: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Если захотите 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диагностировать другую машину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то нужно 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повторить выполнение пункта 11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 Иначе будут открываться ваши блоки и ваш автомобиль.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Если 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хотите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в домашних условиях 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изучить программу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(диагностируемые блоки и возможности конфигураций), 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без подключения к </w:t>
      </w:r>
      <w:proofErr w:type="gram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машине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то необходимо 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включить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демо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режим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 Для этого нужно проделать операции из пункта 14 и убрать символ #.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sys.argv.append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('--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demo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') —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Демо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режим включен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br/>
        <w:t>#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sys.argv.append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('--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demo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') —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Демо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режим выключен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У этой программы есть ещё настройки, но для обычного пользователя они будут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ненужны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, поэтому их описание я опускаю. С ними можно ознакомиться в </w:t>
      </w:r>
      <w:proofErr w:type="spellStart"/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</w:t>
      </w:r>
      <w:proofErr w:type="spellEnd"/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записи 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"https://www.drive2.ru/users/amokkspb/" </w:instrTex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  <w:r w:rsidRPr="00B7645B">
        <w:rPr>
          <w:rFonts w:ascii="Arial" w:eastAsia="Times New Roman" w:hAnsi="Arial" w:cs="Arial"/>
          <w:b/>
          <w:bCs/>
          <w:color w:val="333333"/>
          <w:sz w:val="21"/>
          <w:u w:val="single"/>
          <w:lang w:eastAsia="ru-RU"/>
        </w:rPr>
        <w:t>amokkspb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</w:t>
      </w:r>
      <w:hyperlink r:id="rId24" w:tgtFrame="_blank" w:history="1">
        <w:r w:rsidRPr="00B7645B">
          <w:rPr>
            <w:rFonts w:ascii="Arial" w:eastAsia="Times New Roman" w:hAnsi="Arial" w:cs="Arial"/>
            <w:color w:val="205090"/>
            <w:sz w:val="21"/>
            <w:u w:val="single"/>
            <w:lang w:eastAsia="ru-RU"/>
          </w:rPr>
          <w:t>#55 Диагностика своими руками</w:t>
        </w:r>
      </w:hyperlink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b/>
          <w:bCs/>
          <w:i/>
          <w:iCs/>
          <w:color w:val="333333"/>
          <w:sz w:val="21"/>
          <w:szCs w:val="21"/>
          <w:lang w:eastAsia="ru-RU"/>
        </w:rPr>
        <w:t>Если Вы ставили версию из этого сообщения вместе с базой данных, то эта версия 0991, сейчас (16.08.2016) доступна новая версия 0992, инструкция по обновлению находится выше (пункт 17 инструкции).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2 часть</w:t>
      </w:r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br/>
        <w:t>Основы работы с программой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Для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тех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кто пользовался клипом структура меню будет знакома. Ну а для новых пользователей проведём небольшой инструктаж.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После удачного подключения, высветятся все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блоки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обнаруженные на машине и ответившие на запрос.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В правой колонке число обозначает количество ошибок в этом блоке.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Каждый блок соответствует блоку в машине и по названию интуитивно понятно его предназначение.</w:t>
      </w:r>
    </w:p>
    <w:p w:rsidR="00B7645B" w:rsidRPr="00B7645B" w:rsidRDefault="00B7645B" w:rsidP="00B7645B">
      <w:pPr>
        <w:shd w:val="clear" w:color="auto" w:fill="393939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39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449072" cy="7903422"/>
            <wp:effectExtent l="19050" t="0" r="8628" b="0"/>
            <wp:docPr id="30" name="Рисунок 30" descr="https://a.d-cd.net/4ac9d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a.d-cd.net/4ac9d8es-960.jp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944" cy="7929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9"/>
          <w:szCs w:val="19"/>
          <w:lang w:eastAsia="ru-RU"/>
        </w:rPr>
      </w:pPr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 xml:space="preserve">С лева блоки, </w:t>
      </w:r>
      <w:proofErr w:type="gramStart"/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>с права</w:t>
      </w:r>
      <w:proofErr w:type="gramEnd"/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 xml:space="preserve"> ошибки в памяти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В моём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колеосе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по порядку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1 — Система впрыска (ЭБУ за аккумулятором)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2 — АБС (блок АБС)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3- Панель приборов (Щиток приборов в салоне)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4 — ЦЭКБС (центральный коммутационный блок салона)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 xml:space="preserve">5 —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Эбу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подушек безопасности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6 — АКП (ЭБУ вариатора, перед аккумулятором)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 xml:space="preserve">7 — Стояночный тормоз (ЭБУ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электроручника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в багажнике)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8 — Усилитель рулевого управления (Усилитель руля)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9 — UPC (блоки с реле и предохранителями под капотом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10 — Полный привод (ЭБУ полного привода, над бардачком)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11 — Система контроля парковки (в багажнике на левой стойке)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12 — Повторный опрос всех компьютеров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Для примера приложу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скрин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оригинального меню диагностики из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колеоса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. Как видим все установленные блоки откликнулись нашей программой. За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скриншот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спасибо 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instrText xml:space="preserve"> HYPERLINK "https://www.drive2.ru/users/radagest/" </w:instrTex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  <w:r w:rsidRPr="00B7645B">
        <w:rPr>
          <w:rFonts w:ascii="Arial" w:eastAsia="Times New Roman" w:hAnsi="Arial" w:cs="Arial"/>
          <w:b/>
          <w:bCs/>
          <w:color w:val="333333"/>
          <w:sz w:val="21"/>
          <w:u w:val="single"/>
          <w:lang w:eastAsia="ru-RU"/>
        </w:rPr>
        <w:t>Radagest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B7645B" w:rsidRPr="00B7645B" w:rsidRDefault="00B7645B" w:rsidP="00B7645B">
      <w:pPr>
        <w:shd w:val="clear" w:color="auto" w:fill="ECECEC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40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9144000" cy="6472555"/>
            <wp:effectExtent l="19050" t="0" r="0" b="0"/>
            <wp:docPr id="32" name="Рисунок 32" descr="https://a.d-cd.net/c61e5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a.d-cd.net/c61e58es-960.jp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472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9"/>
          <w:szCs w:val="19"/>
          <w:lang w:eastAsia="ru-RU"/>
        </w:rPr>
      </w:pPr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 xml:space="preserve">С лева архитектура блоков, </w:t>
      </w:r>
      <w:proofErr w:type="gramStart"/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>с права</w:t>
      </w:r>
      <w:proofErr w:type="gramEnd"/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 xml:space="preserve"> обнаруженные блоки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Когда Вы зайдёте в любой из этих блоков, появятся подпункты. А дальше в зависимости от того, что нужно выбираете необходимый пункт. Ниже я дам краткую характеристику каждому пункту из всех встречаемых в блоках </w:t>
      </w:r>
      <w:proofErr w:type="spell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колеоса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. В разных блоках, количество подпунктов разное, где то 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 xml:space="preserve">могут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встретится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все, где то только несколько, это нормально, просто данное ЭБУ не поддерживает или ему не нужны остальные пункты.</w:t>
      </w:r>
    </w:p>
    <w:p w:rsidR="00B7645B" w:rsidRPr="00B7645B" w:rsidRDefault="00B7645B" w:rsidP="00B7645B">
      <w:pPr>
        <w:shd w:val="clear" w:color="auto" w:fill="1F2020"/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pict>
          <v:shape id="_x0000_i1041" type="#_x0000_t75" alt="" style="width:24.15pt;height:24.15pt"/>
        </w:pict>
      </w:r>
      <w:r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4291693" cy="7623851"/>
            <wp:effectExtent l="19050" t="0" r="0" b="0"/>
            <wp:docPr id="34" name="Рисунок 34" descr="https://a.d-cd.net/b01998es-9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a.d-cd.net/b01998es-960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038" cy="764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645B" w:rsidRPr="00B7645B" w:rsidRDefault="00B7645B" w:rsidP="00B7645B">
      <w:pPr>
        <w:shd w:val="clear" w:color="auto" w:fill="FFFFFF"/>
        <w:spacing w:line="240" w:lineRule="auto"/>
        <w:rPr>
          <w:rFonts w:ascii="Arial" w:eastAsia="Times New Roman" w:hAnsi="Arial" w:cs="Arial"/>
          <w:color w:val="666666"/>
          <w:sz w:val="19"/>
          <w:szCs w:val="19"/>
          <w:lang w:eastAsia="ru-RU"/>
        </w:rPr>
      </w:pPr>
      <w:r w:rsidRPr="00B7645B">
        <w:rPr>
          <w:rFonts w:ascii="Arial" w:eastAsia="Times New Roman" w:hAnsi="Arial" w:cs="Arial"/>
          <w:color w:val="666666"/>
          <w:sz w:val="19"/>
          <w:szCs w:val="19"/>
          <w:lang w:eastAsia="ru-RU"/>
        </w:rPr>
        <w:t>Для примера, это меню блока UPS, в котором есть все рассматриваемые подпункты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Device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errors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в этой вкладке можно будет увидеть все ошибки, которые сохранены или активны в этом блоке (после сброса пропадают)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Identifications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 — Номера прошивки и версии калибровки. В 98% пункт не интересен. Хотя в некоторых блоках указывается вин номер, и если его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меняли с разборки Вы это увидите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System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state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в этой вкладке собраны основные данные с датчиков по этому блоку.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System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parameters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 — в этой вкладке показываются все параметры и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значения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собираемые 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этим ЭБУ или получаемые с других мест. Могут быть разделены на подгруппы (кондиционирование, отопления и т.п.)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System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configuration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показывает конфигурацию рассматриваемого блока. Чисто ознакомительный пункт, без возможности изменений.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Changing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configuration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зато здесь можно изменить конфигурацию блока. Без знаний ничего не трогать)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Ececuting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test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 — в этой вкладке можно включить различные тесты, такие как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подать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напряжение на открытие дроссельной заслонки или подать давление на электромагнитный клапан АБС. Этот пункт нужен при диагностики ошибок связанных с этими узлами, 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например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когда нужно сымитировать открытие заслонки и т.п.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Vin</w:t>
      </w:r>
      <w:proofErr w:type="spellEnd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programming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в этой вкладке можно проделывать операции программирования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(</w:t>
      </w:r>
      <w:proofErr w:type="gramStart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</w:t>
      </w:r>
      <w:proofErr w:type="gram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бучение дроссельной заслонки, повышение ХХ и т.п.)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</w:r>
      <w:proofErr w:type="spellStart"/>
      <w:r w:rsidRPr="00B7645B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Resets</w:t>
      </w:r>
      <w:proofErr w:type="spellEnd"/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данный пункт предназначен для сбрасывания ошибок, адаптаций и других параметров.</w:t>
      </w: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br/>
        <w:t>Есть ещё два пункта, но к нашему счастью в программе операции с ними недоступны, да и не нужны они.</w:t>
      </w:r>
    </w:p>
    <w:p w:rsidR="00B7645B" w:rsidRPr="00B7645B" w:rsidRDefault="00B7645B" w:rsidP="00B7645B">
      <w:pPr>
        <w:shd w:val="clear" w:color="auto" w:fill="FFFFFF"/>
        <w:spacing w:after="192" w:line="240" w:lineRule="auto"/>
        <w:ind w:right="1503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B7645B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После того как познакомились со структурой меню, следующей записью будет рассказ по работе с ошибками, как их смотреть, что они значат и как их стирать.</w:t>
      </w:r>
    </w:p>
    <w:p w:rsidR="003829E3" w:rsidRDefault="003829E3"/>
    <w:sectPr w:rsidR="003829E3" w:rsidSect="00B7645B">
      <w:pgSz w:w="11906" w:h="16838"/>
      <w:pgMar w:top="1134" w:right="424" w:bottom="113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B7645B"/>
    <w:rsid w:val="003829E3"/>
    <w:rsid w:val="00B764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29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76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B7645B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B764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764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34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4527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23318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15450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6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602599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998">
              <w:marLeft w:val="626"/>
              <w:marRight w:val="1503"/>
              <w:marTop w:val="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162974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6660">
              <w:marLeft w:val="626"/>
              <w:marRight w:val="1503"/>
              <w:marTop w:val="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385079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494507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682608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344">
              <w:marLeft w:val="626"/>
              <w:marRight w:val="1503"/>
              <w:marTop w:val="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64193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78945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920">
              <w:marLeft w:val="626"/>
              <w:marRight w:val="1503"/>
              <w:marTop w:val="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8322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3709">
              <w:marLeft w:val="626"/>
              <w:marRight w:val="1503"/>
              <w:marTop w:val="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94175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666">
              <w:marLeft w:val="626"/>
              <w:marRight w:val="1503"/>
              <w:marTop w:val="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50491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175">
              <w:marLeft w:val="626"/>
              <w:marRight w:val="1503"/>
              <w:marTop w:val="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977056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9575">
              <w:marLeft w:val="626"/>
              <w:marRight w:val="1503"/>
              <w:marTop w:val="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4039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5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1340">
              <w:marLeft w:val="626"/>
              <w:marRight w:val="1503"/>
              <w:marTop w:val="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15876">
          <w:marLeft w:val="-250"/>
          <w:marRight w:val="-25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04">
              <w:marLeft w:val="626"/>
              <w:marRight w:val="1503"/>
              <w:marTop w:val="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493720">
          <w:marLeft w:val="0"/>
          <w:marRight w:val="0"/>
          <w:marTop w:val="250"/>
          <w:marBottom w:val="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9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0857">
              <w:marLeft w:val="626"/>
              <w:marRight w:val="1503"/>
              <w:marTop w:val="8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ive2.ru/l/9214434/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6.jpeg"/><Relationship Id="rId3" Type="http://schemas.openxmlformats.org/officeDocument/2006/relationships/webSettings" Target="webSettings.xml"/><Relationship Id="rId21" Type="http://schemas.openxmlformats.org/officeDocument/2006/relationships/image" Target="media/image13.jpeg"/><Relationship Id="rId7" Type="http://schemas.openxmlformats.org/officeDocument/2006/relationships/image" Target="media/image3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5.jpeg"/><Relationship Id="rId2" Type="http://schemas.openxmlformats.org/officeDocument/2006/relationships/settings" Target="settings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hyperlink" Target="https://yadi.sk/d/CEjUbztNsPMn8" TargetMode="External"/><Relationship Id="rId24" Type="http://schemas.openxmlformats.org/officeDocument/2006/relationships/hyperlink" Target="https://www.drive2.ru/l/9214434/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7.jpeg"/><Relationship Id="rId23" Type="http://schemas.openxmlformats.org/officeDocument/2006/relationships/hyperlink" Target="https://www.drive2.ru/l/9214434/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ithub.com/kuri65536/python-for-android/releases/download/r26/PythonForAndroid-debug-r26.apk" TargetMode="External"/><Relationship Id="rId19" Type="http://schemas.openxmlformats.org/officeDocument/2006/relationships/image" Target="media/image11.jpeg"/><Relationship Id="rId4" Type="http://schemas.openxmlformats.org/officeDocument/2006/relationships/hyperlink" Target="https://www.drive2.ru/l/9214434/" TargetMode="External"/><Relationship Id="rId9" Type="http://schemas.openxmlformats.org/officeDocument/2006/relationships/hyperlink" Target="https://github.com/kuri65536/sl4a/releases/download/6.1.1/sl4a-r6.1.1-arm-debug.apk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21</Pages>
  <Words>2400</Words>
  <Characters>13682</Characters>
  <Application>Microsoft Office Word</Application>
  <DocSecurity>0</DocSecurity>
  <Lines>114</Lines>
  <Paragraphs>32</Paragraphs>
  <ScaleCrop>false</ScaleCrop>
  <Company>Microsoft</Company>
  <LinksUpToDate>false</LinksUpToDate>
  <CharactersWithSpaces>16050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1</cp:revision>
  <dcterms:created xsi:type="dcterms:W3CDTF">2018-08-27T05:53:00Z</dcterms:created>
  <dcterms:modified xsi:type="dcterms:W3CDTF">2018-08-27T05:58:00Z</dcterms:modified>
</cp:coreProperties>
</file>